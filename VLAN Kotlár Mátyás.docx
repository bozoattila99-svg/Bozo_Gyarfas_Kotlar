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38A6" w:rsidRDefault="00CC38A6" w:rsidP="00CC38A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0FA136F" wp14:editId="14C84C50">
            <wp:extent cx="5760720" cy="18688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nusos_6_3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8A6">
        <w:rPr>
          <w:rFonts w:ascii="Times New Roman" w:hAnsi="Times New Roman" w:cs="Times New Roman"/>
          <w:b/>
          <w:sz w:val="32"/>
          <w:szCs w:val="32"/>
        </w:rPr>
        <w:t>VLAN (Virtual Local Area Network) – Virtuális helyi hálózat</w:t>
      </w:r>
    </w:p>
    <w:p w:rsidR="00CC38A6" w:rsidRDefault="00CC38A6" w:rsidP="00CC38A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7D33AC" w:rsidRDefault="007D33AC" w:rsidP="007D33AC"/>
    <w:sdt>
      <w:sdtPr>
        <w:id w:val="1060366592"/>
        <w:docPartObj>
          <w:docPartGallery w:val="Table of Contents"/>
          <w:docPartUnique/>
        </w:docPartObj>
      </w:sdtPr>
      <w:sdtEndPr>
        <w:rPr>
          <w:b/>
          <w:bCs/>
          <w:caps w:val="0"/>
          <w:color w:val="auto"/>
          <w:spacing w:val="0"/>
          <w:sz w:val="20"/>
          <w:szCs w:val="20"/>
        </w:rPr>
      </w:sdtEndPr>
      <w:sdtContent>
        <w:p w:rsidR="000C6349" w:rsidRDefault="000C6349">
          <w:pPr>
            <w:pStyle w:val="Tartalomjegyzkcmsora"/>
          </w:pPr>
          <w:r>
            <w:t>Tartalom</w:t>
          </w:r>
        </w:p>
        <w:p w:rsidR="000C6349" w:rsidRDefault="000C6349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30922" w:history="1">
            <w:r w:rsidRPr="000F495A">
              <w:rPr>
                <w:rStyle w:val="Hiperhivatkozs"/>
                <w:noProof/>
                <w:shd w:val="clear" w:color="auto" w:fill="4472C4" w:themeFill="accent1"/>
              </w:rPr>
              <w:t>A VL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>A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349" w:rsidRDefault="000C634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1930923" w:history="1">
            <w:r w:rsidRPr="000F495A">
              <w:rPr>
                <w:rStyle w:val="Hiperhivatkozs"/>
                <w:noProof/>
                <w:shd w:val="clear" w:color="auto" w:fill="4472C4" w:themeFill="accent1"/>
              </w:rPr>
              <w:t>A VLAN tec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>h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>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349" w:rsidRDefault="000C634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1930924" w:history="1">
            <w:r w:rsidRPr="000F495A">
              <w:rPr>
                <w:rStyle w:val="Hiperhivatkozs"/>
                <w:noProof/>
                <w:shd w:val="clear" w:color="auto" w:fill="4472C4" w:themeFill="accent1"/>
              </w:rPr>
              <w:t>A VLAN-ok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 xml:space="preserve"> 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>használatának további előnye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349" w:rsidRDefault="000C6349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1930925" w:history="1">
            <w:r w:rsidRPr="000F495A">
              <w:rPr>
                <w:rStyle w:val="Hiperhivatkozs"/>
                <w:noProof/>
                <w:shd w:val="clear" w:color="auto" w:fill="4472C4" w:themeFill="accent1"/>
              </w:rPr>
              <w:t>Összef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>o</w:t>
            </w:r>
            <w:r w:rsidRPr="000F495A">
              <w:rPr>
                <w:rStyle w:val="Hiperhivatkozs"/>
                <w:noProof/>
                <w:shd w:val="clear" w:color="auto" w:fill="4472C4" w:themeFill="accent1"/>
              </w:rPr>
              <w:t>glalásként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C6349" w:rsidRDefault="000C6349">
          <w:r>
            <w:rPr>
              <w:b/>
              <w:bCs/>
            </w:rPr>
            <w:fldChar w:fldCharType="end"/>
          </w:r>
        </w:p>
      </w:sdtContent>
    </w:sdt>
    <w:p w:rsidR="00CC38A6" w:rsidRDefault="00CC38A6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7D33AC" w:rsidRDefault="007D33AC" w:rsidP="000C6349">
      <w:pPr>
        <w:pStyle w:val="Nincstrkz"/>
      </w:pPr>
      <w:bookmarkStart w:id="0" w:name="_Toc211930922"/>
      <w:r w:rsidRPr="000C6349">
        <w:rPr>
          <w:rStyle w:val="Cmsor1Char"/>
        </w:rPr>
        <w:lastRenderedPageBreak/>
        <w:t>A VLAN</w:t>
      </w:r>
      <w:bookmarkEnd w:id="0"/>
      <w:r w:rsidR="00CC38A6" w:rsidRPr="00CC38A6">
        <w:rPr>
          <w:rFonts w:cstheme="minorHAnsi"/>
          <w:sz w:val="22"/>
          <w:szCs w:val="22"/>
        </w:rPr>
        <w:t>,</w:t>
      </w:r>
      <w:r>
        <w:t xml:space="preserve"> azaz Virtual Local Area Network (virtuális helyi hálózat), egy olyan hálózati technológia, amely lehetővé teszi, hogy egyetlen fizikai hálózaton belül több logikailag elkülönített hálózatot hozzunk létre. A VLAN technológia célja, hogy növelje a hálózati biztonságot, javítsa a teljesítményt, egyszerűsítse a hálózati menedzsmentet, és rugalmasabbá tegye a hálózati architektúrák kialakítását.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r>
        <w:t>A VLAN-ok lehetővé teszik, hogy a különböző fizikai helyeken található eszközök, amelyek logikailag egy adott részleghez tartoznak (például HR, pénzügy, IT), ugyanabban a virtuális hálózatban működjenek, még akkor is, ha fizikailag eltérő kapcsolókhoz csatlakoznak. A hagyományos helyi hálózatokkal szemben, ahol a hálózati szegmentációhoz fizikai eszközöket kellett használni (pl. külön switch minden részlegnek), a VLAN egy szoftveres megoldást kínál erre a problémára.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bookmarkStart w:id="1" w:name="_Toc211930923"/>
      <w:r w:rsidRPr="000C6349">
        <w:rPr>
          <w:rStyle w:val="Cmsor1Char"/>
        </w:rPr>
        <w:t>A VLAN technológia</w:t>
      </w:r>
      <w:bookmarkEnd w:id="1"/>
      <w:r>
        <w:t xml:space="preserve"> az IEEE 802.1Q szabványra épül, amely lehetővé teszi a hálózati keretek VLAN azonosítóval (VLAN ID) történő ellátását. Ez a VLAN ID egy 12 bites mező, amely elméletileg akár 4096 különböző VLAN létrehozását is lehetővé teszi (0-4095, ahol néhány érték foglalt).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r>
        <w:t>A VLAN-ok két fő típusát különböztetjük meg: statikus VLAN (port-alapú) és dinamikus VLAN. Statikus VLAN esetén a hálózati adminisztrátor manuálisan rendeli hozzá a kapcsolók portjait egy adott VLAN-hoz. Ez a módszer egyszerű és jól átlátható, de kevésbé rugalmas, különösen nagy hálózatok esetén. Dinamikus VLAN-</w:t>
      </w:r>
      <w:proofErr w:type="spellStart"/>
      <w:r>
        <w:t>nál</w:t>
      </w:r>
      <w:proofErr w:type="spellEnd"/>
      <w:r>
        <w:t xml:space="preserve"> a rendszer automatikusan rendeli hozzá a felhasználókat a VLAN-okhoz, például MAC-cím vagy felhasználónév alapján, amelyet egy szerver (pl. VLAN Management Policy Server - VMPS) kezel.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r>
        <w:t xml:space="preserve">A VLAN-ok egyik legnagyobb előnye a biztonság. Egy VLAN-ban lévő eszközök által küldött </w:t>
      </w:r>
      <w:proofErr w:type="spellStart"/>
      <w:r>
        <w:t>broadcast</w:t>
      </w:r>
      <w:proofErr w:type="spellEnd"/>
      <w:r>
        <w:t xml:space="preserve"> csomagok nem jutnak el más VLAN-okba. Így például egy támadó nem fogja látni a másik VLAN forgalmát, ami segíti az érzékeny adatok védelmét. Emellett a VLAN-ok a teljesítmény növelésére is alkalmasak, mivel csökkentik a </w:t>
      </w:r>
      <w:proofErr w:type="spellStart"/>
      <w:r>
        <w:t>broadcast</w:t>
      </w:r>
      <w:proofErr w:type="spellEnd"/>
      <w:r>
        <w:t xml:space="preserve"> tartományokat, ezzel kisebb a hálózati zaj, és kevesebb az ütközés.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r>
        <w:t xml:space="preserve">Fontos tudni, hogy a különböző VLAN-ok közötti kommunikáció nem történik meg automatikusan. Ehhez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szükséges, amelyet egy </w:t>
      </w:r>
      <w:proofErr w:type="spellStart"/>
      <w:r>
        <w:t>Layer</w:t>
      </w:r>
      <w:proofErr w:type="spellEnd"/>
      <w:r>
        <w:t xml:space="preserve"> 3 eszköz (pl. router vagy </w:t>
      </w:r>
      <w:proofErr w:type="spellStart"/>
      <w:r>
        <w:t>Layer</w:t>
      </w:r>
      <w:proofErr w:type="spellEnd"/>
      <w:r>
        <w:t xml:space="preserve"> 3 switch) végez.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lehetővé teszi, hogy például a HR VLAN és az IT VLAN között adatforgalom valósuljon meg, megfelelő jogosultságokkal.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r>
        <w:t xml:space="preserve">A leggyakrabban alkalmazott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módszer az úgynevezett router-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 xml:space="preserve"> technika. Ebben az esetben egy fizikai router interfészen több logikai alinterfész van létrehozva, mindegyik saját VLAN ID-</w:t>
      </w:r>
      <w:proofErr w:type="spellStart"/>
      <w:r>
        <w:t>val</w:t>
      </w:r>
      <w:proofErr w:type="spellEnd"/>
      <w:r>
        <w:t>. Ez a módszer költséghatékony, de nem túl hatékony nagy adatforgalom esetén.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bookmarkStart w:id="2" w:name="_Toc211930924"/>
      <w:r w:rsidRPr="000C6349">
        <w:rPr>
          <w:rStyle w:val="Cmsor1Char"/>
        </w:rPr>
        <w:t>A VLAN-ok használatának további előnye</w:t>
      </w:r>
      <w:bookmarkEnd w:id="2"/>
      <w:r>
        <w:t xml:space="preserve"> a könnyebb menedzsment és skálázhatóság. Ha például egy új alkalmazott érkezik a pénzügyi osztályra, egyszerűen csak egy VLAN ID-t kell beállítani az adott switch </w:t>
      </w:r>
      <w:proofErr w:type="spellStart"/>
      <w:r>
        <w:t>portján</w:t>
      </w:r>
      <w:proofErr w:type="spellEnd"/>
      <w:r>
        <w:t>, és az eszköz máris a megfelelő hálózatban lesz. Ez egyszerűbb, mint egy új fizikai hálózat kiépítése.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r>
        <w:t>A VLAN-</w:t>
      </w:r>
      <w:proofErr w:type="spellStart"/>
      <w:r>
        <w:t>okat</w:t>
      </w:r>
      <w:proofErr w:type="spellEnd"/>
      <w:r>
        <w:t xml:space="preserve"> gyakran használják együtt más hálózati technológiákkal is, például </w:t>
      </w:r>
      <w:proofErr w:type="spellStart"/>
      <w:r>
        <w:t>QoS</w:t>
      </w:r>
      <w:proofErr w:type="spellEnd"/>
      <w:r>
        <w:t xml:space="preserve"> (</w:t>
      </w:r>
      <w:proofErr w:type="spellStart"/>
      <w:r>
        <w:t>Quality</w:t>
      </w:r>
      <w:proofErr w:type="spellEnd"/>
      <w:r>
        <w:t xml:space="preserve"> of Service) vagy </w:t>
      </w:r>
      <w:proofErr w:type="spellStart"/>
      <w:r>
        <w:t>VoIP</w:t>
      </w:r>
      <w:proofErr w:type="spellEnd"/>
      <w:r>
        <w:t xml:space="preserve"> (</w:t>
      </w:r>
      <w:proofErr w:type="spellStart"/>
      <w:r>
        <w:t>Voice</w:t>
      </w:r>
      <w:proofErr w:type="spellEnd"/>
      <w:r>
        <w:t xml:space="preserve"> over IP) esetén. Ilyenkor külön VLAN-</w:t>
      </w:r>
      <w:proofErr w:type="spellStart"/>
      <w:r>
        <w:t>ba</w:t>
      </w:r>
      <w:proofErr w:type="spellEnd"/>
      <w:r>
        <w:t xml:space="preserve"> helyezik a hangforgalmat, hogy garantálni lehessen a sávszélességet és minimalizálni lehessen a késleltetést.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r>
        <w:t>Mindemellett fontos, hogy a VLAN-ok nem helyettesítik a tűzfalakat vagy egyéb biztonsági eszközöket. A VLAN csak logikai elválasztást nyújt, de önmagában nem biztosít teljes körű védelmet a hálózati támadásokkal szemben.</w:t>
      </w:r>
    </w:p>
    <w:p w:rsidR="007D33AC" w:rsidRDefault="007D33AC" w:rsidP="000C6349">
      <w:pPr>
        <w:pStyle w:val="Nincstrkz"/>
      </w:pPr>
    </w:p>
    <w:p w:rsidR="007D33AC" w:rsidRDefault="007D33AC" w:rsidP="000C6349">
      <w:pPr>
        <w:pStyle w:val="Nincstrkz"/>
      </w:pPr>
      <w:bookmarkStart w:id="3" w:name="_Toc211930925"/>
      <w:r w:rsidRPr="000C6349">
        <w:rPr>
          <w:rStyle w:val="Cmsor1Char"/>
        </w:rPr>
        <w:lastRenderedPageBreak/>
        <w:t>Összefoglalásként</w:t>
      </w:r>
      <w:bookmarkEnd w:id="3"/>
      <w:r>
        <w:t>, a VLAN-ok olyan hatékony eszközök, amelyek lehetővé teszik a nagy és összetett hálózatok logikai strukturálását, jobb teljesítményt, nagyobb biztonságot és egyszerűbb menedzsmentet biztosítva. Használatuk ma már szinte elengedhetetlen a modern vállalati informatikai infrastruktúrákban.</w:t>
      </w:r>
    </w:p>
    <w:sectPr w:rsidR="007D33AC" w:rsidSect="000C63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4F21" w:rsidRDefault="00464F21" w:rsidP="00CC38A6">
      <w:pPr>
        <w:spacing w:before="0" w:after="0" w:line="240" w:lineRule="auto"/>
      </w:pPr>
      <w:r>
        <w:separator/>
      </w:r>
    </w:p>
  </w:endnote>
  <w:endnote w:type="continuationSeparator" w:id="0">
    <w:p w:rsidR="00464F21" w:rsidRDefault="00464F21" w:rsidP="00CC38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F4C" w:rsidRDefault="00154F4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ustomXmlInsRangeStart w:id="4" w:author="Kotlár Mátyás Levente" w:date="2025-10-21T10:00:00Z"/>
  <w:sdt>
    <w:sdtPr>
      <w:id w:val="672068539"/>
      <w:docPartObj>
        <w:docPartGallery w:val="Page Numbers (Bottom of Page)"/>
        <w:docPartUnique/>
      </w:docPartObj>
    </w:sdtPr>
    <w:sdtContent>
      <w:customXmlInsRangeEnd w:id="4"/>
      <w:p w:rsidR="00117F73" w:rsidRDefault="00117F73">
        <w:pPr>
          <w:pStyle w:val="llb"/>
          <w:rPr>
            <w:ins w:id="5" w:author="Kotlár Mátyás Levente" w:date="2025-10-21T10:00:00Z"/>
          </w:rPr>
        </w:pPr>
        <w:ins w:id="6" w:author="Kotlár Mátyás Levente" w:date="2025-10-21T10:00:00Z"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2</w:t>
          </w:r>
          <w:r>
            <w:fldChar w:fldCharType="end"/>
          </w:r>
        </w:ins>
      </w:p>
      <w:bookmarkStart w:id="7" w:name="_GoBack" w:displacedByCustomXml="next"/>
      <w:bookmarkEnd w:id="7" w:displacedByCustomXml="next"/>
      <w:customXmlInsRangeStart w:id="8" w:author="Kotlár Mátyás Levente" w:date="2025-10-21T10:00:00Z"/>
    </w:sdtContent>
  </w:sdt>
  <w:customXmlInsRangeEnd w:id="8"/>
  <w:p w:rsidR="00CC38A6" w:rsidRPr="00117F73" w:rsidRDefault="00117F73" w:rsidP="000C6349">
    <w:pPr>
      <w:pStyle w:val="llb"/>
      <w:ind w:left="2832"/>
      <w:jc w:val="right"/>
    </w:pPr>
    <w:ins w:id="9" w:author="Kotlár Mátyás Levente" w:date="2025-10-21T10:01:00Z">
      <w:r w:rsidRPr="00117F73">
        <w:t>Készitette:Kotlár Mátyás Levente</w:t>
      </w:r>
    </w:ins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F4C" w:rsidRDefault="00154F4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4F21" w:rsidRDefault="00464F21" w:rsidP="00CC38A6">
      <w:pPr>
        <w:spacing w:before="0" w:after="0" w:line="240" w:lineRule="auto"/>
      </w:pPr>
      <w:r>
        <w:separator/>
      </w:r>
    </w:p>
  </w:footnote>
  <w:footnote w:type="continuationSeparator" w:id="0">
    <w:p w:rsidR="00464F21" w:rsidRDefault="00464F21" w:rsidP="00CC38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F4C" w:rsidRDefault="00154F4C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F4C" w:rsidRDefault="00154F4C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F4C" w:rsidRDefault="00154F4C">
    <w:pPr>
      <w:pStyle w:val="lfej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otlár Mátyás Levente">
    <w15:presenceInfo w15:providerId="AD" w15:userId="S-1-5-21-3604975472-2162208001-1192978457-2618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AC"/>
    <w:rsid w:val="000C6349"/>
    <w:rsid w:val="00117F73"/>
    <w:rsid w:val="00154F4C"/>
    <w:rsid w:val="0020770D"/>
    <w:rsid w:val="004171CF"/>
    <w:rsid w:val="00464F21"/>
    <w:rsid w:val="007D33AC"/>
    <w:rsid w:val="00CC38A6"/>
    <w:rsid w:val="00CC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FD510"/>
  <w15:chartTrackingRefBased/>
  <w15:docId w15:val="{215D9A2C-2A14-497C-A082-8D858C8D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C38A6"/>
  </w:style>
  <w:style w:type="paragraph" w:styleId="Cmsor1">
    <w:name w:val="heading 1"/>
    <w:basedOn w:val="Norml"/>
    <w:next w:val="Norml"/>
    <w:link w:val="Cmsor1Char"/>
    <w:uiPriority w:val="9"/>
    <w:qFormat/>
    <w:rsid w:val="00CC38A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C38A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C38A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C38A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C38A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C38A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C38A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C38A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C38A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CC3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C38A6"/>
  </w:style>
  <w:style w:type="paragraph" w:styleId="llb">
    <w:name w:val="footer"/>
    <w:basedOn w:val="Norml"/>
    <w:link w:val="llbChar"/>
    <w:uiPriority w:val="99"/>
    <w:unhideWhenUsed/>
    <w:rsid w:val="00CC3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C38A6"/>
  </w:style>
  <w:style w:type="character" w:customStyle="1" w:styleId="Cmsor1Char">
    <w:name w:val="Címsor 1 Char"/>
    <w:basedOn w:val="Bekezdsalapbettpusa"/>
    <w:link w:val="Cmsor1"/>
    <w:uiPriority w:val="9"/>
    <w:rsid w:val="00CC38A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C38A6"/>
    <w:rPr>
      <w:caps/>
      <w:spacing w:val="15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C38A6"/>
    <w:rPr>
      <w:caps/>
      <w:color w:val="1F3763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C38A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C38A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C38A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C38A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C38A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C38A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C38A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CC38A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C38A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CC38A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C38A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CC38A6"/>
    <w:rPr>
      <w:b/>
      <w:bCs/>
    </w:rPr>
  </w:style>
  <w:style w:type="character" w:styleId="Kiemels">
    <w:name w:val="Emphasis"/>
    <w:uiPriority w:val="20"/>
    <w:qFormat/>
    <w:rsid w:val="00CC38A6"/>
    <w:rPr>
      <w:caps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CC38A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C38A6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C38A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C38A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C38A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CC38A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CC38A6"/>
    <w:rPr>
      <w:b/>
      <w:bCs/>
      <w:caps/>
      <w:color w:val="1F3763" w:themeColor="accent1" w:themeShade="7F"/>
      <w:spacing w:val="10"/>
    </w:rPr>
  </w:style>
  <w:style w:type="character" w:styleId="Finomhivatkozs">
    <w:name w:val="Subtle Reference"/>
    <w:uiPriority w:val="31"/>
    <w:qFormat/>
    <w:rsid w:val="00CC38A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CC38A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CC38A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C38A6"/>
    <w:pPr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0C6349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0C6349"/>
    <w:rPr>
      <w:color w:val="0563C1" w:themeColor="hyperlink"/>
      <w:u w:val="single"/>
    </w:rPr>
  </w:style>
  <w:style w:type="character" w:styleId="Sorszma">
    <w:name w:val="line number"/>
    <w:basedOn w:val="Bekezdsalapbettpusa"/>
    <w:uiPriority w:val="99"/>
    <w:semiHidden/>
    <w:unhideWhenUsed/>
    <w:rsid w:val="00CC7765"/>
  </w:style>
  <w:style w:type="paragraph" w:styleId="Buborkszveg">
    <w:name w:val="Balloon Text"/>
    <w:basedOn w:val="Norml"/>
    <w:link w:val="BuborkszvegChar"/>
    <w:uiPriority w:val="99"/>
    <w:semiHidden/>
    <w:unhideWhenUsed/>
    <w:rsid w:val="00117F7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117F73"/>
    <w:rPr>
      <w:rFonts w:ascii="Segoe UI" w:hAnsi="Segoe UI" w:cs="Segoe UI"/>
      <w:sz w:val="18"/>
      <w:szCs w:val="18"/>
    </w:rPr>
  </w:style>
  <w:style w:type="character" w:styleId="Mrltotthiperhivatkozs">
    <w:name w:val="FollowedHyperlink"/>
    <w:basedOn w:val="Bekezdsalapbettpusa"/>
    <w:uiPriority w:val="99"/>
    <w:semiHidden/>
    <w:unhideWhenUsed/>
    <w:rsid w:val="00117F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FC5C5-4B47-4C0F-80A7-D63EF5559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538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Kotlár Mátyás Levente</dc:creator>
  <cp:keywords/>
  <dc:description/>
  <cp:lastModifiedBy>Kotlár Mátyás Levente</cp:lastModifiedBy>
  <cp:revision>2</cp:revision>
  <dcterms:created xsi:type="dcterms:W3CDTF">2025-10-21T08:03:00Z</dcterms:created>
  <dcterms:modified xsi:type="dcterms:W3CDTF">2025-10-21T08:03:00Z</dcterms:modified>
</cp:coreProperties>
</file>